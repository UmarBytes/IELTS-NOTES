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FF53" w14:textId="4E36E3E1" w:rsidR="006F679D" w:rsidRDefault="006F679D" w:rsidP="006F679D">
      <w:pPr>
        <w:jc w:val="center"/>
        <w:rPr>
          <w:ins w:id="0" w:author="Muhammad Umar Farooq" w:date="2025-08-05T23:51:00Z" w16du:dateUtc="2025-08-05T18:51:00Z"/>
          <w:b/>
          <w:bCs/>
          <w:noProof/>
        </w:rPr>
        <w:pPrChange w:id="1" w:author="Muhammad Umar Farooq" w:date="2025-08-05T23:51:00Z" w16du:dateUtc="2025-08-05T18:51:00Z">
          <w:pPr/>
        </w:pPrChange>
      </w:pPr>
      <w:ins w:id="2" w:author="Muhammad Umar Farooq" w:date="2025-08-05T23:51:00Z" w16du:dateUtc="2025-08-05T18:51:00Z">
        <w:r>
          <w:rPr>
            <w:b/>
            <w:bCs/>
            <w:noProof/>
          </w:rPr>
          <w:t>VIP</w:t>
        </w:r>
      </w:ins>
    </w:p>
    <w:p w14:paraId="340D4330" w14:textId="3ACA333A" w:rsidR="0048651B" w:rsidRPr="0048651B" w:rsidRDefault="0048651B" w:rsidP="0048651B">
      <w:pPr>
        <w:rPr>
          <w:b/>
          <w:bCs/>
          <w:noProof/>
        </w:rPr>
      </w:pPr>
      <w:r w:rsidRPr="0048651B">
        <w:rPr>
          <w:b/>
          <w:bCs/>
          <w:noProof/>
        </w:rPr>
        <w:t>The diagram shows how instant noodles are manufactured.</w:t>
      </w:r>
    </w:p>
    <w:p w14:paraId="3DB60539" w14:textId="54992EBE" w:rsidR="0048651B" w:rsidRPr="0048651B" w:rsidRDefault="0048651B">
      <w:pPr>
        <w:rPr>
          <w:b/>
          <w:bCs/>
          <w:noProof/>
        </w:rPr>
      </w:pPr>
      <w:r w:rsidRPr="0048651B">
        <w:rPr>
          <w:b/>
          <w:bCs/>
          <w:noProof/>
        </w:rPr>
        <w:t>Summarize the information by selecting and reporting the main features, and make comparisons where relevant.</w:t>
      </w:r>
    </w:p>
    <w:p w14:paraId="4EF91E96" w14:textId="2A5298A0" w:rsidR="0048651B" w:rsidRDefault="0048651B">
      <w:r>
        <w:rPr>
          <w:noProof/>
        </w:rPr>
        <w:drawing>
          <wp:inline distT="0" distB="0" distL="0" distR="0" wp14:anchorId="19751524" wp14:editId="7ED41C67">
            <wp:extent cx="5943600" cy="4570730"/>
            <wp:effectExtent l="0" t="0" r="0" b="1270"/>
            <wp:docPr id="35804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40969" name="Picture 358040969"/>
                    <pic:cNvPicPr/>
                  </pic:nvPicPr>
                  <pic:blipFill>
                    <a:blip r:embed="rId4">
                      <a:extLst>
                        <a:ext uri="{28A0092B-C50C-407E-A947-70E740481C1C}">
                          <a14:useLocalDpi xmlns:a14="http://schemas.microsoft.com/office/drawing/2010/main" val="0"/>
                        </a:ext>
                      </a:extLst>
                    </a:blip>
                    <a:stretch>
                      <a:fillRect/>
                    </a:stretch>
                  </pic:blipFill>
                  <pic:spPr>
                    <a:xfrm>
                      <a:off x="0" y="0"/>
                      <a:ext cx="5943600" cy="4570730"/>
                    </a:xfrm>
                    <a:prstGeom prst="rect">
                      <a:avLst/>
                    </a:prstGeom>
                  </pic:spPr>
                </pic:pic>
              </a:graphicData>
            </a:graphic>
          </wp:inline>
        </w:drawing>
      </w:r>
    </w:p>
    <w:p w14:paraId="2C9C0C43" w14:textId="77777777" w:rsidR="000050CF" w:rsidRPr="000050CF" w:rsidRDefault="000050CF" w:rsidP="000050CF">
      <w:pPr>
        <w:rPr>
          <w:ins w:id="3" w:author="Muhammad Umar Farooq" w:date="2025-08-05T23:42:00Z"/>
        </w:rPr>
      </w:pPr>
      <w:ins w:id="4" w:author="Muhammad Umar Farooq" w:date="2025-08-05T23:42:00Z">
        <w:r w:rsidRPr="000050CF">
          <w:t>The provided diagram illustrates the sequential stages involved in the manufacturing process of instant noodles.</w:t>
        </w:r>
      </w:ins>
    </w:p>
    <w:p w14:paraId="798F2534" w14:textId="2D341CA9" w:rsidR="000050CF" w:rsidRPr="000050CF" w:rsidRDefault="000050CF" w:rsidP="000050CF">
      <w:pPr>
        <w:rPr>
          <w:ins w:id="5" w:author="Muhammad Umar Farooq" w:date="2025-08-05T23:42:00Z"/>
        </w:rPr>
      </w:pPr>
      <w:ins w:id="6" w:author="Muhammad Umar Farooq" w:date="2025-08-05T23:42:00Z">
        <w:r w:rsidRPr="000050CF">
          <w:rPr>
            <w:rPrChange w:id="7" w:author="Muhammad Umar Farooq" w:date="2025-08-05T23:42:00Z" w16du:dateUtc="2025-08-05T18:42:00Z">
              <w:rPr>
                <w:b/>
                <w:bCs/>
              </w:rPr>
            </w:rPrChange>
          </w:rPr>
          <w:t>Overall</w:t>
        </w:r>
        <w:r w:rsidRPr="000050CF">
          <w:t xml:space="preserve">, the process consists of eight distinct stages, beginning with the storage of flour and </w:t>
        </w:r>
      </w:ins>
      <w:ins w:id="8" w:author="Muhammad Umar Farooq" w:date="2025-08-05T23:47:00Z" w16du:dateUtc="2025-08-05T18:47:00Z">
        <w:r>
          <w:t xml:space="preserve">ending in </w:t>
        </w:r>
      </w:ins>
      <w:ins w:id="9" w:author="Muhammad Umar Farooq" w:date="2025-08-05T23:42:00Z">
        <w:r w:rsidRPr="000050CF">
          <w:t>final product for commercial distribution</w:t>
        </w:r>
      </w:ins>
      <w:ins w:id="10" w:author="Muhammad Umar Farooq" w:date="2025-08-05T23:48:00Z" w16du:dateUtc="2025-08-05T18:48:00Z">
        <w:r>
          <w:t>, with each stage playing a vital role in aching the final outcome.</w:t>
        </w:r>
      </w:ins>
    </w:p>
    <w:p w14:paraId="039324F2" w14:textId="28AE3811" w:rsidR="000050CF" w:rsidRPr="000050CF" w:rsidRDefault="000050CF" w:rsidP="000050CF">
      <w:pPr>
        <w:rPr>
          <w:ins w:id="11" w:author="Muhammad Umar Farooq" w:date="2025-08-05T23:42:00Z"/>
        </w:rPr>
      </w:pPr>
      <w:ins w:id="12" w:author="Muhammad Umar Farooq" w:date="2025-08-05T23:45:00Z">
        <w:r w:rsidRPr="000050CF">
          <w:t xml:space="preserve">A detailed observation indicates that the process commences with </w:t>
        </w:r>
      </w:ins>
      <w:ins w:id="13" w:author="Muhammad Umar Farooq" w:date="2025-08-05T23:42:00Z">
        <w:r w:rsidRPr="000050CF">
          <w:t xml:space="preserve">flour being stored in silos, after which it is transferred </w:t>
        </w:r>
      </w:ins>
      <w:ins w:id="14" w:author="Muhammad Umar Farooq" w:date="2025-08-05T23:49:00Z" w16du:dateUtc="2025-08-05T18:49:00Z">
        <w:r>
          <w:t xml:space="preserve">by trucks </w:t>
        </w:r>
      </w:ins>
      <w:ins w:id="15" w:author="Muhammad Umar Farooq" w:date="2025-08-05T23:42:00Z">
        <w:r w:rsidRPr="000050CF">
          <w:t>to a mixing machine where water and oil are added to form a dough. This dough is then flattened into sheets by rollers, and subsequently cut into noodle strips using circular discs.</w:t>
        </w:r>
      </w:ins>
    </w:p>
    <w:p w14:paraId="33BFFA0E" w14:textId="1432C1F4" w:rsidR="00C56F89" w:rsidDel="000050CF" w:rsidRDefault="000050CF" w:rsidP="00C56F89">
      <w:pPr>
        <w:rPr>
          <w:del w:id="16" w:author="Muhammad Umar Farooq" w:date="2025-08-05T23:42:00Z" w16du:dateUtc="2025-08-05T18:42:00Z"/>
        </w:rPr>
      </w:pPr>
      <w:ins w:id="17" w:author="Muhammad Umar Farooq" w:date="2025-08-05T23:42:00Z">
        <w:r w:rsidRPr="000050CF">
          <w:lastRenderedPageBreak/>
          <w:t>The shaped noodles are then cooked in oil and dried. Following this, they are transferred to cups, where seasoning—comprising vegetables and spices—is added. The final stages involve</w:t>
        </w:r>
      </w:ins>
      <w:ins w:id="18" w:author="Muhammad Umar Farooq" w:date="2025-08-05T23:50:00Z" w16du:dateUtc="2025-08-05T18:50:00Z">
        <w:r w:rsidR="003D656F">
          <w:t xml:space="preserve"> </w:t>
        </w:r>
      </w:ins>
      <w:ins w:id="19" w:author="Muhammad Umar Farooq" w:date="2025-08-05T23:42:00Z">
        <w:r w:rsidRPr="000050CF">
          <w:t>labeling the cups and sealing them, preparing the product for retail sale</w:t>
        </w:r>
      </w:ins>
      <w:ins w:id="20" w:author="Muhammad Umar Farooq" w:date="2025-08-05T23:42:00Z" w16du:dateUtc="2025-08-05T18:42:00Z">
        <w:r>
          <w:t>.</w:t>
        </w:r>
      </w:ins>
      <w:del w:id="21" w:author="Muhammad Umar Farooq" w:date="2025-08-05T23:42:00Z" w16du:dateUtc="2025-08-05T18:42:00Z">
        <w:r w:rsidR="00C56F89" w:rsidDel="000050CF">
          <w:delText>The provided diagram illustrates the sequential stages involves in production of instant noodles.</w:delText>
        </w:r>
        <w:r w:rsidR="00C56F89" w:rsidDel="000050CF">
          <w:br/>
          <w:delText>Overall, the process is comprised of eight phases, initiating from storage of floor, and ending in sealing the actual product in the target market.</w:delText>
        </w:r>
      </w:del>
    </w:p>
    <w:p w14:paraId="64B5C197" w14:textId="475F430C" w:rsidR="003632F3" w:rsidRDefault="00C56F89" w:rsidP="00C56F89">
      <w:del w:id="22" w:author="Muhammad Umar Farooq" w:date="2025-08-05T23:42:00Z" w16du:dateUtc="2025-08-05T18:42:00Z">
        <w:r w:rsidDel="000050CF">
          <w:delText>A detailed observation indicates that the process commences with storage of floor in silos and transferred to the mixer, on the subsequent stage mixer machine which combine oil and water to made dough of it. In the fallowing stage, rotating rollers make the flat strips of doug</w:delText>
        </w:r>
        <w:r w:rsidR="005A63BD" w:rsidDel="000050CF">
          <w:delText>h and then it passthrough to the circular discs to shape the noodles.</w:delText>
        </w:r>
        <w:r w:rsidR="005A63BD" w:rsidDel="000050CF">
          <w:br/>
          <w:delText xml:space="preserve">Flowing, round noodles are ready to baking process which involve cooking the noodles in oil and drying to make it ready upcoming process. </w:delText>
        </w:r>
      </w:del>
      <w:del w:id="23" w:author="Muhammad Umar Farooq" w:date="2025-08-05T23:32:00Z" w16du:dateUtc="2025-08-05T18:32:00Z">
        <w:r w:rsidR="005A63BD" w:rsidDel="005A63BD">
          <w:delText>Nex</w:delText>
        </w:r>
      </w:del>
      <w:r>
        <w:br/>
      </w:r>
    </w:p>
    <w:sectPr w:rsidR="00363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Umar Farooq">
    <w15:presenceInfo w15:providerId="Windows Live" w15:userId="12c2276ef8f625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51B"/>
    <w:rsid w:val="000050CF"/>
    <w:rsid w:val="003632F3"/>
    <w:rsid w:val="003D656F"/>
    <w:rsid w:val="0048651B"/>
    <w:rsid w:val="005A63BD"/>
    <w:rsid w:val="006867F5"/>
    <w:rsid w:val="006F679D"/>
    <w:rsid w:val="00711EC2"/>
    <w:rsid w:val="009B5BA0"/>
    <w:rsid w:val="00BB72CB"/>
    <w:rsid w:val="00C56F89"/>
    <w:rsid w:val="00D31B18"/>
    <w:rsid w:val="00F5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7EBC7"/>
  <w15:chartTrackingRefBased/>
  <w15:docId w15:val="{945A0D14-B524-4A82-B68D-6D3FA6A7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51B"/>
    <w:rPr>
      <w:rFonts w:eastAsiaTheme="majorEastAsia" w:cstheme="majorBidi"/>
      <w:color w:val="272727" w:themeColor="text1" w:themeTint="D8"/>
    </w:rPr>
  </w:style>
  <w:style w:type="paragraph" w:styleId="Title">
    <w:name w:val="Title"/>
    <w:basedOn w:val="Normal"/>
    <w:next w:val="Normal"/>
    <w:link w:val="TitleChar"/>
    <w:uiPriority w:val="10"/>
    <w:qFormat/>
    <w:rsid w:val="0048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51B"/>
    <w:pPr>
      <w:spacing w:before="160"/>
      <w:jc w:val="center"/>
    </w:pPr>
    <w:rPr>
      <w:i/>
      <w:iCs/>
      <w:color w:val="404040" w:themeColor="text1" w:themeTint="BF"/>
    </w:rPr>
  </w:style>
  <w:style w:type="character" w:customStyle="1" w:styleId="QuoteChar">
    <w:name w:val="Quote Char"/>
    <w:basedOn w:val="DefaultParagraphFont"/>
    <w:link w:val="Quote"/>
    <w:uiPriority w:val="29"/>
    <w:rsid w:val="0048651B"/>
    <w:rPr>
      <w:i/>
      <w:iCs/>
      <w:color w:val="404040" w:themeColor="text1" w:themeTint="BF"/>
    </w:rPr>
  </w:style>
  <w:style w:type="paragraph" w:styleId="ListParagraph">
    <w:name w:val="List Paragraph"/>
    <w:basedOn w:val="Normal"/>
    <w:uiPriority w:val="34"/>
    <w:qFormat/>
    <w:rsid w:val="0048651B"/>
    <w:pPr>
      <w:ind w:left="720"/>
      <w:contextualSpacing/>
    </w:pPr>
  </w:style>
  <w:style w:type="character" w:styleId="IntenseEmphasis">
    <w:name w:val="Intense Emphasis"/>
    <w:basedOn w:val="DefaultParagraphFont"/>
    <w:uiPriority w:val="21"/>
    <w:qFormat/>
    <w:rsid w:val="0048651B"/>
    <w:rPr>
      <w:i/>
      <w:iCs/>
      <w:color w:val="2F5496" w:themeColor="accent1" w:themeShade="BF"/>
    </w:rPr>
  </w:style>
  <w:style w:type="paragraph" w:styleId="IntenseQuote">
    <w:name w:val="Intense Quote"/>
    <w:basedOn w:val="Normal"/>
    <w:next w:val="Normal"/>
    <w:link w:val="IntenseQuoteChar"/>
    <w:uiPriority w:val="30"/>
    <w:qFormat/>
    <w:rsid w:val="00486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51B"/>
    <w:rPr>
      <w:i/>
      <w:iCs/>
      <w:color w:val="2F5496" w:themeColor="accent1" w:themeShade="BF"/>
    </w:rPr>
  </w:style>
  <w:style w:type="character" w:styleId="IntenseReference">
    <w:name w:val="Intense Reference"/>
    <w:basedOn w:val="DefaultParagraphFont"/>
    <w:uiPriority w:val="32"/>
    <w:qFormat/>
    <w:rsid w:val="0048651B"/>
    <w:rPr>
      <w:b/>
      <w:bCs/>
      <w:smallCaps/>
      <w:color w:val="2F5496" w:themeColor="accent1" w:themeShade="BF"/>
      <w:spacing w:val="5"/>
    </w:rPr>
  </w:style>
  <w:style w:type="paragraph" w:styleId="Revision">
    <w:name w:val="Revision"/>
    <w:hidden/>
    <w:uiPriority w:val="99"/>
    <w:semiHidden/>
    <w:rsid w:val="005A63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132329">
      <w:bodyDiv w:val="1"/>
      <w:marLeft w:val="0"/>
      <w:marRight w:val="0"/>
      <w:marTop w:val="0"/>
      <w:marBottom w:val="0"/>
      <w:divBdr>
        <w:top w:val="none" w:sz="0" w:space="0" w:color="auto"/>
        <w:left w:val="none" w:sz="0" w:space="0" w:color="auto"/>
        <w:bottom w:val="none" w:sz="0" w:space="0" w:color="auto"/>
        <w:right w:val="none" w:sz="0" w:space="0" w:color="auto"/>
      </w:divBdr>
    </w:div>
    <w:div w:id="1049450711">
      <w:bodyDiv w:val="1"/>
      <w:marLeft w:val="0"/>
      <w:marRight w:val="0"/>
      <w:marTop w:val="0"/>
      <w:marBottom w:val="0"/>
      <w:divBdr>
        <w:top w:val="none" w:sz="0" w:space="0" w:color="auto"/>
        <w:left w:val="none" w:sz="0" w:space="0" w:color="auto"/>
        <w:bottom w:val="none" w:sz="0" w:space="0" w:color="auto"/>
        <w:right w:val="none" w:sz="0" w:space="0" w:color="auto"/>
      </w:divBdr>
    </w:div>
    <w:div w:id="1082872019">
      <w:bodyDiv w:val="1"/>
      <w:marLeft w:val="0"/>
      <w:marRight w:val="0"/>
      <w:marTop w:val="0"/>
      <w:marBottom w:val="0"/>
      <w:divBdr>
        <w:top w:val="none" w:sz="0" w:space="0" w:color="auto"/>
        <w:left w:val="none" w:sz="0" w:space="0" w:color="auto"/>
        <w:bottom w:val="none" w:sz="0" w:space="0" w:color="auto"/>
        <w:right w:val="none" w:sz="0" w:space="0" w:color="auto"/>
      </w:divBdr>
    </w:div>
    <w:div w:id="1289823636">
      <w:bodyDiv w:val="1"/>
      <w:marLeft w:val="0"/>
      <w:marRight w:val="0"/>
      <w:marTop w:val="0"/>
      <w:marBottom w:val="0"/>
      <w:divBdr>
        <w:top w:val="none" w:sz="0" w:space="0" w:color="auto"/>
        <w:left w:val="none" w:sz="0" w:space="0" w:color="auto"/>
        <w:bottom w:val="none" w:sz="0" w:space="0" w:color="auto"/>
        <w:right w:val="none" w:sz="0" w:space="0" w:color="auto"/>
      </w:divBdr>
    </w:div>
    <w:div w:id="1613704741">
      <w:bodyDiv w:val="1"/>
      <w:marLeft w:val="0"/>
      <w:marRight w:val="0"/>
      <w:marTop w:val="0"/>
      <w:marBottom w:val="0"/>
      <w:divBdr>
        <w:top w:val="none" w:sz="0" w:space="0" w:color="auto"/>
        <w:left w:val="none" w:sz="0" w:space="0" w:color="auto"/>
        <w:bottom w:val="none" w:sz="0" w:space="0" w:color="auto"/>
        <w:right w:val="none" w:sz="0" w:space="0" w:color="auto"/>
      </w:divBdr>
    </w:div>
    <w:div w:id="173758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14</cp:revision>
  <dcterms:created xsi:type="dcterms:W3CDTF">2025-08-05T17:54:00Z</dcterms:created>
  <dcterms:modified xsi:type="dcterms:W3CDTF">2025-08-05T18:51:00Z</dcterms:modified>
</cp:coreProperties>
</file>